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FC7" w:rsidRDefault="008538AD" w:rsidP="008538AD">
      <w:pPr>
        <w:pStyle w:val="a3"/>
        <w:rPr>
          <w:ins w:id="0" w:author="Петр" w:date="2026-09-30T10:41:00Z"/>
        </w:rPr>
      </w:pPr>
      <w:r>
        <w:t xml:space="preserve">Самостоятельная работа по </w:t>
      </w:r>
      <w:hyperlink r:id="rId4" w:tgtFrame="_blank" w:history="1">
        <w:proofErr w:type="spellStart"/>
        <w:r>
          <w:rPr>
            <w:rStyle w:val="a4"/>
          </w:rPr>
          <w:t>ASP.NET</w:t>
        </w:r>
      </w:hyperlink>
      <w:r>
        <w:t>Core</w:t>
      </w:r>
      <w:proofErr w:type="spellEnd"/>
      <w:r>
        <w:br/>
      </w:r>
      <w:r>
        <w:br/>
        <w:t>---</w:t>
      </w:r>
      <w:r>
        <w:br/>
      </w:r>
      <w:r>
        <w:br/>
        <w:t xml:space="preserve">Часть A. Теоретические </w:t>
      </w:r>
      <w:r>
        <w:br/>
      </w:r>
      <w:r>
        <w:br/>
        <w:t>Ответьте кратко (2–4 предложения на каждый вопрос).</w:t>
      </w:r>
      <w:r>
        <w:br/>
      </w:r>
      <w:r>
        <w:br/>
        <w:t xml:space="preserve">A1 Что такое OpenAPI-документ в </w:t>
      </w:r>
      <w:hyperlink r:id="rId5" w:tgtFrame="_blank" w:history="1">
        <w:proofErr w:type="spellStart"/>
        <w:r>
          <w:rPr>
            <w:rStyle w:val="a4"/>
          </w:rPr>
          <w:t>ASP.NET</w:t>
        </w:r>
      </w:hyperlink>
      <w:r>
        <w:t>Core</w:t>
      </w:r>
      <w:proofErr w:type="spellEnd"/>
      <w:r>
        <w:t xml:space="preserve"> и каким образом он генерируется в приложении на .NET 8+? Укажите минимум два способа подключения (</w:t>
      </w:r>
      <w:proofErr w:type="spellStart"/>
      <w:r>
        <w:t>Swagger</w:t>
      </w:r>
      <w:proofErr w:type="spellEnd"/>
      <w:r>
        <w:t xml:space="preserve"> UI / </w:t>
      </w:r>
      <w:proofErr w:type="spellStart"/>
      <w:r>
        <w:t>Scalar</w:t>
      </w:r>
      <w:proofErr w:type="spellEnd"/>
      <w:r>
        <w:t xml:space="preserve"> и т.п.).</w:t>
      </w:r>
    </w:p>
    <w:p w:rsidR="00C57320" w:rsidRDefault="007E7FC7" w:rsidP="008538AD">
      <w:pPr>
        <w:pStyle w:val="a3"/>
        <w:rPr>
          <w:ins w:id="1" w:author="Петр" w:date="2026-09-30T10:43:00Z"/>
          <w:lang w:val="en-US"/>
        </w:rPr>
      </w:pPr>
      <w:ins w:id="2" w:author="Петр" w:date="2026-09-30T10:41:00Z">
        <w:r>
          <w:t xml:space="preserve">Это документ, который описывает все </w:t>
        </w:r>
        <w:r>
          <w:rPr>
            <w:lang w:val="en-US"/>
          </w:rPr>
          <w:t>endpoints</w:t>
        </w:r>
        <w:r w:rsidRPr="007E7FC7">
          <w:rPr>
            <w:rPrChange w:id="3" w:author="Петр" w:date="2026-09-30T10:41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API</w:t>
        </w:r>
        <w:r w:rsidRPr="007E7FC7">
          <w:rPr>
            <w:rPrChange w:id="4" w:author="Петр" w:date="2026-09-30T10:41:00Z">
              <w:rPr>
                <w:lang w:val="en-US"/>
              </w:rPr>
            </w:rPrChange>
          </w:rPr>
          <w:t xml:space="preserve">: </w:t>
        </w:r>
        <w:r>
          <w:t xml:space="preserve">их пути, методы, что запрашивают и отдают плюс коды ошибок. Генерируется автоматически на основе метаданных </w:t>
        </w:r>
      </w:ins>
      <w:ins w:id="5" w:author="Петр" w:date="2026-09-30T10:42:00Z">
        <w:r>
          <w:t xml:space="preserve">. Минимальное подключение происходит через </w:t>
        </w:r>
        <w:r>
          <w:rPr>
            <w:lang w:val="en-US"/>
          </w:rPr>
          <w:t>swagger</w:t>
        </w:r>
        <w:r w:rsidR="00C57320" w:rsidRPr="00C57320">
          <w:rPr>
            <w:rPrChange w:id="6" w:author="Петр" w:date="2026-09-30T10:43:00Z">
              <w:rPr>
                <w:lang w:val="en-US"/>
              </w:rPr>
            </w:rPrChange>
          </w:rPr>
          <w:t xml:space="preserve"> (</w:t>
        </w:r>
        <w:r w:rsidR="00C57320">
          <w:rPr>
            <w:lang w:val="en-US"/>
          </w:rPr>
          <w:t>Addswaggergen</w:t>
        </w:r>
        <w:r w:rsidR="00C57320" w:rsidRPr="00C57320">
          <w:rPr>
            <w:rPrChange w:id="7" w:author="Петр" w:date="2026-09-30T10:43:00Z">
              <w:rPr>
                <w:lang w:val="en-US"/>
              </w:rPr>
            </w:rPrChange>
          </w:rPr>
          <w:t xml:space="preserve"> + </w:t>
        </w:r>
        <w:r w:rsidR="00C57320">
          <w:rPr>
            <w:lang w:val="en-US"/>
          </w:rPr>
          <w:t>useswaggerui</w:t>
        </w:r>
        <w:r w:rsidR="00C57320" w:rsidRPr="00C57320">
          <w:rPr>
            <w:rPrChange w:id="8" w:author="Петр" w:date="2026-09-30T10:43:00Z">
              <w:rPr>
                <w:lang w:val="en-US"/>
              </w:rPr>
            </w:rPrChange>
          </w:rPr>
          <w:t xml:space="preserve">) / </w:t>
        </w:r>
        <w:r w:rsidR="00C57320">
          <w:rPr>
            <w:lang w:val="en-US"/>
          </w:rPr>
          <w:t>Scalar</w:t>
        </w:r>
        <w:r w:rsidR="00C57320" w:rsidRPr="00C57320">
          <w:rPr>
            <w:rPrChange w:id="9" w:author="Петр" w:date="2026-09-30T10:43:00Z">
              <w:rPr>
                <w:lang w:val="en-US"/>
              </w:rPr>
            </w:rPrChange>
          </w:rPr>
          <w:t xml:space="preserve"> (</w:t>
        </w:r>
        <w:r w:rsidR="00C57320">
          <w:rPr>
            <w:lang w:val="en-US"/>
          </w:rPr>
          <w:t>Addopenapi</w:t>
        </w:r>
        <w:r w:rsidR="00C57320" w:rsidRPr="00C57320">
          <w:rPr>
            <w:rPrChange w:id="10" w:author="Петр" w:date="2026-09-30T10:43:00Z">
              <w:rPr>
                <w:lang w:val="en-US"/>
              </w:rPr>
            </w:rPrChange>
          </w:rPr>
          <w:t xml:space="preserve"> + </w:t>
        </w:r>
        <w:r w:rsidR="00C57320">
          <w:rPr>
            <w:lang w:val="en-US"/>
          </w:rPr>
          <w:t>MapscalarApiReference</w:t>
        </w:r>
        <w:r w:rsidR="00C57320" w:rsidRPr="00C57320">
          <w:rPr>
            <w:rPrChange w:id="11" w:author="Петр" w:date="2026-09-30T10:43:00Z">
              <w:rPr>
                <w:lang w:val="en-US"/>
              </w:rPr>
            </w:rPrChange>
          </w:rPr>
          <w:t>).</w:t>
        </w:r>
      </w:ins>
      <w:r w:rsidR="008538AD">
        <w:br/>
      </w:r>
      <w:r w:rsidR="008538AD">
        <w:br/>
        <w:t xml:space="preserve">A2 Объясните назначение HTTP-заголовка </w:t>
      </w:r>
      <w:proofErr w:type="spellStart"/>
      <w:r w:rsidR="008538AD">
        <w:t>ETag</w:t>
      </w:r>
      <w:proofErr w:type="spellEnd"/>
      <w:r w:rsidR="008538AD">
        <w:t xml:space="preserve">. Как сервер формирует ответ 304 </w:t>
      </w:r>
      <w:proofErr w:type="spellStart"/>
      <w:r w:rsidR="008538AD">
        <w:t>NotModified</w:t>
      </w:r>
      <w:proofErr w:type="spellEnd"/>
      <w:r w:rsidR="008538AD">
        <w:t xml:space="preserve"> и почему это экономит трафик?</w:t>
      </w:r>
    </w:p>
    <w:p w:rsidR="00C57320" w:rsidRDefault="00C57320" w:rsidP="008538AD">
      <w:pPr>
        <w:pStyle w:val="a3"/>
        <w:rPr>
          <w:ins w:id="12" w:author="Петр" w:date="2026-09-30T10:44:00Z"/>
        </w:rPr>
      </w:pPr>
      <w:ins w:id="13" w:author="Петр" w:date="2026-09-30T10:43:00Z">
        <w:r>
          <w:rPr>
            <w:lang w:val="en-US"/>
          </w:rPr>
          <w:t>Etag</w:t>
        </w:r>
        <w:r w:rsidRPr="00C57320">
          <w:rPr>
            <w:rPrChange w:id="14" w:author="Петр" w:date="2026-09-30T10:43:00Z">
              <w:rPr>
                <w:lang w:val="en-US"/>
              </w:rPr>
            </w:rPrChange>
          </w:rPr>
          <w:t xml:space="preserve"> -- </w:t>
        </w:r>
        <w:r>
          <w:t xml:space="preserve">контроль текущей версии ресурса, который сервер кладёт в ответ. Клиент при след. запросе присылает обратно через </w:t>
        </w:r>
        <w:r>
          <w:rPr>
            <w:lang w:val="en-US"/>
          </w:rPr>
          <w:t>ifnonematch</w:t>
        </w:r>
        <w:r w:rsidRPr="00C57320">
          <w:rPr>
            <w:rPrChange w:id="15" w:author="Петр" w:date="2026-09-30T10:43:00Z">
              <w:rPr>
                <w:lang w:val="en-US"/>
              </w:rPr>
            </w:rPrChange>
          </w:rPr>
          <w:t xml:space="preserve"> </w:t>
        </w:r>
        <w:r>
          <w:t>и , если совпадает с текущим, то выдаёт 304 код ошибки</w:t>
        </w:r>
      </w:ins>
      <w:ins w:id="16" w:author="Петр" w:date="2026-09-30T10:44:00Z">
        <w:r>
          <w:t xml:space="preserve"> без тела, что экономит трафик и время.</w:t>
        </w:r>
      </w:ins>
      <w:r w:rsidR="008538AD" w:rsidRPr="00C57320">
        <w:br/>
      </w:r>
      <w:r w:rsidR="008538AD" w:rsidRPr="00C57320">
        <w:br/>
      </w:r>
      <w:r w:rsidR="008538AD" w:rsidRPr="008538AD">
        <w:rPr>
          <w:lang w:val="en-US"/>
        </w:rPr>
        <w:t>A</w:t>
      </w:r>
      <w:r w:rsidR="008538AD" w:rsidRPr="00C57320">
        <w:rPr>
          <w:rPrChange w:id="17" w:author="Петр" w:date="2026-09-30T10:43:00Z">
            <w:rPr>
              <w:lang w:val="en-US"/>
            </w:rPr>
          </w:rPrChange>
        </w:rPr>
        <w:t xml:space="preserve">3 </w:t>
      </w:r>
      <w:proofErr w:type="spellStart"/>
      <w:r w:rsidR="008538AD">
        <w:t>Вчёмразницамежду</w:t>
      </w:r>
      <w:proofErr w:type="spellEnd"/>
      <w:r w:rsidR="008538AD" w:rsidRPr="008538AD">
        <w:rPr>
          <w:lang w:val="en-US"/>
        </w:rPr>
        <w:t>WebApplication</w:t>
      </w:r>
      <w:r w:rsidR="008538AD" w:rsidRPr="00C57320">
        <w:rPr>
          <w:rPrChange w:id="18" w:author="Петр" w:date="2026-09-30T10:43:00Z">
            <w:rPr>
              <w:lang w:val="en-US"/>
            </w:rPr>
          </w:rPrChange>
        </w:rPr>
        <w:t>.</w:t>
      </w:r>
      <w:r w:rsidR="008538AD" w:rsidRPr="008538AD">
        <w:rPr>
          <w:lang w:val="en-US"/>
        </w:rPr>
        <w:t>CreateBuilder</w:t>
      </w:r>
      <w:r w:rsidR="008538AD" w:rsidRPr="00C57320">
        <w:rPr>
          <w:rPrChange w:id="19" w:author="Петр" w:date="2026-09-30T10:43:00Z">
            <w:rPr>
              <w:lang w:val="en-US"/>
            </w:rPr>
          </w:rPrChange>
        </w:rPr>
        <w:t>() (</w:t>
      </w:r>
      <w:r w:rsidR="008538AD" w:rsidRPr="008538AD">
        <w:rPr>
          <w:lang w:val="en-US"/>
        </w:rPr>
        <w:t>Minimal</w:t>
      </w:r>
      <w:r w:rsidR="008538AD" w:rsidRPr="00C57320">
        <w:rPr>
          <w:rPrChange w:id="20" w:author="Петр" w:date="2026-09-30T10:43:00Z">
            <w:rPr>
              <w:lang w:val="en-US"/>
            </w:rPr>
          </w:rPrChange>
        </w:rPr>
        <w:t xml:space="preserve"> </w:t>
      </w:r>
      <w:r w:rsidR="008538AD" w:rsidRPr="008538AD">
        <w:rPr>
          <w:lang w:val="en-US"/>
        </w:rPr>
        <w:t>Hosting</w:t>
      </w:r>
      <w:r w:rsidR="008538AD" w:rsidRPr="00C57320">
        <w:rPr>
          <w:rPrChange w:id="21" w:author="Петр" w:date="2026-09-30T10:43:00Z">
            <w:rPr>
              <w:lang w:val="en-US"/>
            </w:rPr>
          </w:rPrChange>
        </w:rPr>
        <w:t xml:space="preserve">) </w:t>
      </w:r>
      <w:proofErr w:type="spellStart"/>
      <w:r w:rsidR="008538AD">
        <w:t>иклассическим</w:t>
      </w:r>
      <w:proofErr w:type="spellEnd"/>
      <w:r w:rsidR="008538AD" w:rsidRPr="008538AD">
        <w:rPr>
          <w:lang w:val="en-US"/>
        </w:rPr>
        <w:t>Startup</w:t>
      </w:r>
      <w:r w:rsidR="008538AD" w:rsidRPr="00C57320">
        <w:rPr>
          <w:rPrChange w:id="22" w:author="Петр" w:date="2026-09-30T10:43:00Z">
            <w:rPr>
              <w:lang w:val="en-US"/>
            </w:rPr>
          </w:rPrChange>
        </w:rPr>
        <w:t>.</w:t>
      </w:r>
      <w:r w:rsidR="008538AD" w:rsidRPr="008538AD">
        <w:rPr>
          <w:lang w:val="en-US"/>
        </w:rPr>
        <w:t>cs</w:t>
      </w:r>
      <w:r w:rsidR="008538AD" w:rsidRPr="00C57320">
        <w:rPr>
          <w:rPrChange w:id="23" w:author="Петр" w:date="2026-09-30T10:43:00Z">
            <w:rPr>
              <w:lang w:val="en-US"/>
            </w:rPr>
          </w:rPrChange>
        </w:rPr>
        <w:t xml:space="preserve">? </w:t>
      </w:r>
      <w:r w:rsidR="008538AD">
        <w:t xml:space="preserve">Приведите пример кода </w:t>
      </w:r>
      <w:proofErr w:type="spellStart"/>
      <w:r w:rsidR="008538AD">
        <w:t>MinimalHosting</w:t>
      </w:r>
      <w:proofErr w:type="spellEnd"/>
      <w:r w:rsidR="008538AD">
        <w:t xml:space="preserve"> с одним </w:t>
      </w:r>
      <w:proofErr w:type="spellStart"/>
      <w:r w:rsidR="008538AD">
        <w:t>endpoint</w:t>
      </w:r>
      <w:proofErr w:type="spellEnd"/>
      <w:r w:rsidR="008538AD">
        <w:t>.</w:t>
      </w:r>
    </w:p>
    <w:p w:rsidR="0011164D" w:rsidRDefault="0011164D" w:rsidP="008538AD">
      <w:pPr>
        <w:pStyle w:val="a3"/>
        <w:rPr>
          <w:ins w:id="24" w:author="Петр" w:date="2026-09-30T10:44:00Z"/>
        </w:rPr>
      </w:pPr>
      <w:proofErr w:type="spellStart"/>
      <w:ins w:id="25" w:author="Петр" w:date="2026-09-30T10:45:00Z">
        <w:r w:rsidRPr="0011164D">
          <w:t>Minimal</w:t>
        </w:r>
        <w:proofErr w:type="spellEnd"/>
        <w:r w:rsidRPr="0011164D">
          <w:t xml:space="preserve"> </w:t>
        </w:r>
        <w:proofErr w:type="spellStart"/>
        <w:r w:rsidRPr="0011164D">
          <w:t>Hosting</w:t>
        </w:r>
        <w:proofErr w:type="spellEnd"/>
        <w:r w:rsidRPr="0011164D">
          <w:t xml:space="preserve"> позволяет описать всё приложение — и регистрацию сервисов, и </w:t>
        </w:r>
        <w:proofErr w:type="spellStart"/>
        <w:r w:rsidRPr="0011164D">
          <w:t>middleware</w:t>
        </w:r>
        <w:proofErr w:type="spellEnd"/>
        <w:r w:rsidRPr="0011164D">
          <w:t xml:space="preserve">, и </w:t>
        </w:r>
        <w:proofErr w:type="spellStart"/>
        <w:r w:rsidRPr="0011164D">
          <w:t>endpoints</w:t>
        </w:r>
        <w:proofErr w:type="spellEnd"/>
        <w:r w:rsidRPr="0011164D">
          <w:t xml:space="preserve"> — в одном файле </w:t>
        </w:r>
        <w:proofErr w:type="spellStart"/>
        <w:r w:rsidRPr="0011164D">
          <w:t>Program.cs</w:t>
        </w:r>
        <w:proofErr w:type="spellEnd"/>
        <w:r w:rsidRPr="0011164D">
          <w:t>, без отдельного класса конфигурации.</w:t>
        </w:r>
      </w:ins>
    </w:p>
    <w:p w:rsidR="0011164D" w:rsidRPr="0011164D" w:rsidRDefault="0011164D" w:rsidP="008538AD">
      <w:pPr>
        <w:pStyle w:val="a3"/>
        <w:rPr>
          <w:ins w:id="26" w:author="Петр" w:date="2026-09-30T10:44:00Z"/>
          <w:lang w:val="en-US"/>
          <w:rPrChange w:id="27" w:author="Петр" w:date="2026-09-30T10:44:00Z">
            <w:rPr>
              <w:ins w:id="28" w:author="Петр" w:date="2026-09-30T10:44:00Z"/>
            </w:rPr>
          </w:rPrChange>
        </w:rPr>
      </w:pPr>
      <w:ins w:id="29" w:author="Петр" w:date="2026-09-30T10:44:00Z">
        <w:r>
          <w:t>Пример кода</w:t>
        </w:r>
        <w:r>
          <w:rPr>
            <w:lang w:val="en-US"/>
          </w:rPr>
          <w:t>:</w:t>
        </w:r>
      </w:ins>
    </w:p>
    <w:p w:rsidR="0011164D" w:rsidRDefault="0011164D" w:rsidP="008538AD">
      <w:pPr>
        <w:pStyle w:val="a3"/>
        <w:rPr>
          <w:ins w:id="30" w:author="Петр" w:date="2026-09-30T10:44:00Z"/>
        </w:rPr>
      </w:pPr>
      <w:ins w:id="31" w:author="Петр" w:date="2026-09-30T10:44:00Z">
        <w:r>
          <w:rPr>
            <w:noProof/>
          </w:rPr>
          <w:drawing>
            <wp:inline distT="0" distB="0" distL="0" distR="0">
              <wp:extent cx="3336290" cy="1055370"/>
              <wp:effectExtent l="19050" t="0" r="0" b="0"/>
              <wp:docPr id="37" name="Рисунок 3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7"/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36290" cy="1055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C2211D" w:rsidRDefault="008538AD" w:rsidP="008538AD">
      <w:pPr>
        <w:pStyle w:val="a3"/>
        <w:rPr>
          <w:ins w:id="32" w:author="Петр" w:date="2026-09-30T10:46:00Z"/>
        </w:rPr>
      </w:pPr>
      <w:r>
        <w:br/>
      </w:r>
      <w:r>
        <w:br/>
        <w:t xml:space="preserve">A4 Перечислите основные этапы жизненного цикла HTTP-запроса в </w:t>
      </w:r>
      <w:hyperlink r:id="rId7" w:tgtFrame="_blank" w:history="1">
        <w:proofErr w:type="spellStart"/>
        <w:r>
          <w:rPr>
            <w:rStyle w:val="a4"/>
          </w:rPr>
          <w:t>ASP.NET</w:t>
        </w:r>
      </w:hyperlink>
      <w:r>
        <w:t>Core</w:t>
      </w:r>
      <w:proofErr w:type="spellEnd"/>
      <w:r>
        <w:t xml:space="preserve"> (</w:t>
      </w:r>
      <w:proofErr w:type="spellStart"/>
      <w:r>
        <w:t>Middlewarepipeline</w:t>
      </w:r>
      <w:proofErr w:type="spellEnd"/>
      <w:r>
        <w:t xml:space="preserve"> → </w:t>
      </w:r>
      <w:proofErr w:type="spellStart"/>
      <w:r>
        <w:t>Routing</w:t>
      </w:r>
      <w:proofErr w:type="spellEnd"/>
      <w:r>
        <w:t xml:space="preserve"> → </w:t>
      </w:r>
      <w:proofErr w:type="spellStart"/>
      <w:r>
        <w:t>Endpoint</w:t>
      </w:r>
      <w:proofErr w:type="spellEnd"/>
      <w:r>
        <w:t xml:space="preserve"> → </w:t>
      </w:r>
      <w:proofErr w:type="spellStart"/>
      <w:r>
        <w:t>Filters</w:t>
      </w:r>
      <w:proofErr w:type="spellEnd"/>
      <w:r>
        <w:t xml:space="preserve"> → </w:t>
      </w:r>
      <w:proofErr w:type="spellStart"/>
      <w:r>
        <w:t>Action</w:t>
      </w:r>
      <w:proofErr w:type="spellEnd"/>
      <w:r>
        <w:t xml:space="preserve"> → </w:t>
      </w:r>
      <w:proofErr w:type="spellStart"/>
      <w:r>
        <w:t>Result</w:t>
      </w:r>
      <w:proofErr w:type="spellEnd"/>
      <w:r>
        <w:t xml:space="preserve">). Где в этой цепочке выполняется </w:t>
      </w:r>
      <w:proofErr w:type="spellStart"/>
      <w:r>
        <w:t>ModelBinding</w:t>
      </w:r>
      <w:proofErr w:type="spellEnd"/>
      <w:r>
        <w:t>?</w:t>
      </w:r>
    </w:p>
    <w:p w:rsidR="000449AA" w:rsidRDefault="00C2211D" w:rsidP="008538AD">
      <w:pPr>
        <w:pStyle w:val="a3"/>
        <w:rPr>
          <w:ins w:id="33" w:author="Петр" w:date="2026-09-30T10:48:00Z"/>
        </w:rPr>
      </w:pPr>
      <w:ins w:id="34" w:author="Петр" w:date="2026-09-30T10:46:00Z">
        <w:r>
          <w:t>Основные</w:t>
        </w:r>
        <w:r w:rsidRPr="00C2211D">
          <w:rPr>
            <w:lang w:val="en-US"/>
            <w:rPrChange w:id="35" w:author="Петр" w:date="2026-09-30T10:47:00Z">
              <w:rPr/>
            </w:rPrChange>
          </w:rPr>
          <w:t xml:space="preserve"> </w:t>
        </w:r>
        <w:r>
          <w:t>этапы</w:t>
        </w:r>
        <w:r w:rsidRPr="00C2211D">
          <w:rPr>
            <w:lang w:val="en-US"/>
          </w:rPr>
          <w:t xml:space="preserve">: </w:t>
        </w:r>
        <w:r>
          <w:rPr>
            <w:lang w:val="en-US"/>
          </w:rPr>
          <w:t>Middleware</w:t>
        </w:r>
        <w:r w:rsidRPr="00C2211D">
          <w:rPr>
            <w:lang w:val="en-US"/>
          </w:rPr>
          <w:t xml:space="preserve"> </w:t>
        </w:r>
      </w:ins>
      <w:ins w:id="36" w:author="Петр" w:date="2026-09-30T10:47:00Z">
        <w:r>
          <w:rPr>
            <w:lang w:val="en-US"/>
          </w:rPr>
          <w:t>pipe</w:t>
        </w:r>
        <w:r w:rsidRPr="00C2211D">
          <w:rPr>
            <w:lang w:val="en-US"/>
          </w:rPr>
          <w:t xml:space="preserve"> </w:t>
        </w:r>
      </w:ins>
      <w:ins w:id="37" w:author="Петр" w:date="2026-09-30T10:46:00Z">
        <w:r w:rsidRPr="00C2211D">
          <w:rPr>
            <w:lang w:val="en-US"/>
          </w:rPr>
          <w:t xml:space="preserve">-&gt; </w:t>
        </w:r>
      </w:ins>
      <w:ins w:id="38" w:author="Петр" w:date="2026-09-30T10:47:00Z">
        <w:r>
          <w:rPr>
            <w:lang w:val="en-US"/>
          </w:rPr>
          <w:t xml:space="preserve">routing -&gt; endpoint -&gt; filters -&gt; action -&gt; result. </w:t>
        </w:r>
        <w:r>
          <w:t xml:space="preserve">Сначала запрос проходит через цепочку </w:t>
        </w:r>
        <w:r>
          <w:rPr>
            <w:lang w:val="en-US"/>
          </w:rPr>
          <w:t>middleware</w:t>
        </w:r>
        <w:r>
          <w:t xml:space="preserve">, потому маршрутизация выбирает нужный </w:t>
        </w:r>
        <w:r>
          <w:rPr>
            <w:lang w:val="en-US"/>
          </w:rPr>
          <w:t>endpoint</w:t>
        </w:r>
        <w:r>
          <w:t xml:space="preserve">, сбрасываются фильтры и вызывает метод контроллера и результат преобразуется в </w:t>
        </w:r>
      </w:ins>
      <w:ins w:id="39" w:author="Петр" w:date="2026-09-30T10:48:00Z">
        <w:r>
          <w:rPr>
            <w:lang w:val="en-US"/>
          </w:rPr>
          <w:t>http</w:t>
        </w:r>
        <w:r w:rsidRPr="00C2211D">
          <w:rPr>
            <w:rPrChange w:id="40" w:author="Петр" w:date="2026-09-30T10:48:00Z">
              <w:rPr>
                <w:lang w:val="en-US"/>
              </w:rPr>
            </w:rPrChange>
          </w:rPr>
          <w:t>-</w:t>
        </w:r>
        <w:r>
          <w:t>ответ.</w:t>
        </w:r>
      </w:ins>
      <w:r w:rsidR="008538AD" w:rsidRPr="00C2211D">
        <w:br/>
      </w:r>
      <w:r w:rsidR="008538AD" w:rsidRPr="00C2211D">
        <w:br/>
      </w:r>
      <w:r w:rsidR="008538AD">
        <w:t xml:space="preserve">A5 Что такое «API </w:t>
      </w:r>
      <w:proofErr w:type="spellStart"/>
      <w:r w:rsidR="008538AD">
        <w:t>Baseline</w:t>
      </w:r>
      <w:proofErr w:type="spellEnd"/>
      <w:r w:rsidR="008538AD">
        <w:t xml:space="preserve">» (базовая версия API) и зачем фиксировать базовый контракт API перед развитием версий? Приведите пример </w:t>
      </w:r>
      <w:proofErr w:type="spellStart"/>
      <w:r w:rsidR="008538AD">
        <w:t>breakingchange</w:t>
      </w:r>
      <w:proofErr w:type="spellEnd"/>
      <w:r w:rsidR="008538AD">
        <w:t>.</w:t>
      </w:r>
    </w:p>
    <w:p w:rsidR="00251C72" w:rsidRDefault="000449AA" w:rsidP="008538AD">
      <w:pPr>
        <w:pStyle w:val="a3"/>
        <w:rPr>
          <w:ins w:id="41" w:author="Петр" w:date="2026-09-30T10:49:00Z"/>
        </w:rPr>
      </w:pPr>
      <w:ins w:id="42" w:author="Петр" w:date="2026-09-30T10:48:00Z">
        <w:r>
          <w:lastRenderedPageBreak/>
          <w:t xml:space="preserve">Зафиксированный </w:t>
        </w:r>
        <w:r w:rsidR="00251C72">
          <w:t xml:space="preserve">контракт </w:t>
        </w:r>
        <w:r w:rsidR="00251C72">
          <w:rPr>
            <w:lang w:val="en-US"/>
          </w:rPr>
          <w:t>API</w:t>
        </w:r>
        <w:r w:rsidR="00251C72" w:rsidRPr="00251C72">
          <w:rPr>
            <w:rPrChange w:id="43" w:author="Петр" w:date="2026-09-30T10:48:00Z">
              <w:rPr>
                <w:lang w:val="en-US"/>
              </w:rPr>
            </w:rPrChange>
          </w:rPr>
          <w:t xml:space="preserve">, </w:t>
        </w:r>
        <w:r w:rsidR="00251C72">
          <w:t xml:space="preserve">относительно которого </w:t>
        </w:r>
        <w:proofErr w:type="spellStart"/>
        <w:r w:rsidR="00251C72">
          <w:t>проверются</w:t>
        </w:r>
        <w:proofErr w:type="spellEnd"/>
        <w:r w:rsidR="00251C72">
          <w:t xml:space="preserve"> все остальные изменения. Нужен, чтобы случайно не сломать совместимость.</w:t>
        </w:r>
      </w:ins>
    </w:p>
    <w:p w:rsidR="00251C72" w:rsidRDefault="00251C72" w:rsidP="008538AD">
      <w:pPr>
        <w:pStyle w:val="a3"/>
        <w:rPr>
          <w:ins w:id="44" w:author="Петр" w:date="2026-09-30T10:49:00Z"/>
          <w:lang w:val="en-US"/>
        </w:rPr>
      </w:pPr>
      <w:ins w:id="45" w:author="Петр" w:date="2026-09-30T10:49:00Z">
        <w:r>
          <w:t>Фиксированный</w:t>
        </w:r>
        <w:r>
          <w:rPr>
            <w:lang w:val="en-US"/>
          </w:rPr>
          <w:t>:</w:t>
        </w:r>
      </w:ins>
    </w:p>
    <w:p w:rsidR="00251C72" w:rsidRDefault="00251C72" w:rsidP="008538AD">
      <w:pPr>
        <w:pStyle w:val="a3"/>
        <w:rPr>
          <w:ins w:id="46" w:author="Петр" w:date="2026-09-30T10:50:00Z"/>
          <w:lang w:val="en-US"/>
        </w:rPr>
      </w:pPr>
      <w:ins w:id="47" w:author="Петр" w:date="2026-09-30T10:49:00Z">
        <w:r>
          <w:rPr>
            <w:noProof/>
          </w:rPr>
          <w:drawing>
            <wp:inline distT="0" distB="0" distL="0" distR="0">
              <wp:extent cx="4019550" cy="1708150"/>
              <wp:effectExtent l="19050" t="0" r="0" b="0"/>
              <wp:docPr id="40" name="Рисунок 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0"/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19550" cy="1708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  <w:r w:rsidR="008538AD">
        <w:br/>
      </w:r>
    </w:p>
    <w:p w:rsidR="00251C72" w:rsidRDefault="00251C72" w:rsidP="008538AD">
      <w:pPr>
        <w:pStyle w:val="a3"/>
        <w:rPr>
          <w:ins w:id="48" w:author="Петр" w:date="2026-09-30T10:50:00Z"/>
          <w:lang w:val="en-US"/>
        </w:rPr>
      </w:pPr>
      <w:ins w:id="49" w:author="Петр" w:date="2026-09-30T10:50:00Z">
        <w:r>
          <w:t>Сломанный</w:t>
        </w:r>
        <w:r>
          <w:rPr>
            <w:lang w:val="en-US"/>
          </w:rPr>
          <w:t>:</w:t>
        </w:r>
      </w:ins>
    </w:p>
    <w:p w:rsidR="008538AD" w:rsidRDefault="00251C72" w:rsidP="008538AD">
      <w:pPr>
        <w:pStyle w:val="a3"/>
      </w:pPr>
      <w:ins w:id="50" w:author="Петр" w:date="2026-09-30T10:50:00Z">
        <w:r>
          <w:rPr>
            <w:noProof/>
          </w:rPr>
          <w:drawing>
            <wp:inline distT="0" distB="0" distL="0" distR="0">
              <wp:extent cx="3853815" cy="1697990"/>
              <wp:effectExtent l="19050" t="0" r="0" b="0"/>
              <wp:docPr id="43" name="Рисунок 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3"/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53815" cy="16979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  <w:r w:rsidR="008538AD">
        <w:br/>
        <w:t>---</w:t>
      </w:r>
      <w:r w:rsidR="008538AD">
        <w:br/>
      </w:r>
      <w:r w:rsidR="008538AD">
        <w:br/>
        <w:t xml:space="preserve">Часть B. Практические задания </w:t>
      </w:r>
      <w:r w:rsidR="008538AD">
        <w:br/>
      </w:r>
      <w:r w:rsidR="008538AD">
        <w:br/>
        <w:t xml:space="preserve">Задание B1. </w:t>
      </w:r>
      <w:proofErr w:type="spellStart"/>
      <w:r w:rsidR="008538AD">
        <w:t>MinimalHosting</w:t>
      </w:r>
      <w:proofErr w:type="spellEnd"/>
      <w:r w:rsidR="008538AD">
        <w:t xml:space="preserve"> + </w:t>
      </w:r>
      <w:proofErr w:type="spellStart"/>
      <w:r w:rsidR="008538AD">
        <w:t>OpenAPI</w:t>
      </w:r>
      <w:proofErr w:type="spellEnd"/>
      <w:r w:rsidR="008538AD">
        <w:br/>
      </w:r>
      <w:r w:rsidR="008538AD">
        <w:br/>
        <w:t xml:space="preserve">Напишите </w:t>
      </w:r>
      <w:proofErr w:type="spellStart"/>
      <w:r w:rsidR="008538AD">
        <w:t>Program.cs</w:t>
      </w:r>
      <w:proofErr w:type="spellEnd"/>
      <w:r w:rsidR="008538AD">
        <w:t xml:space="preserve"> минимального </w:t>
      </w:r>
      <w:proofErr w:type="spellStart"/>
      <w:r w:rsidR="008538AD">
        <w:t>Web</w:t>
      </w:r>
      <w:proofErr w:type="spellEnd"/>
      <w:r w:rsidR="008538AD">
        <w:t xml:space="preserve"> API, который:</w:t>
      </w:r>
      <w:r w:rsidR="008538AD">
        <w:br/>
      </w:r>
      <w:r w:rsidR="008538AD">
        <w:br/>
        <w:t>1. Регистрирует OpenAPI-документ (</w:t>
      </w:r>
      <w:proofErr w:type="spellStart"/>
      <w:r w:rsidR="008538AD">
        <w:t>AddOpenApi</w:t>
      </w:r>
      <w:proofErr w:type="spellEnd"/>
      <w:r w:rsidR="008538AD">
        <w:t xml:space="preserve"> / </w:t>
      </w:r>
      <w:proofErr w:type="spellStart"/>
      <w:r w:rsidR="008538AD">
        <w:t>AddEndpointsApiExplorer</w:t>
      </w:r>
      <w:proofErr w:type="spellEnd"/>
      <w:r w:rsidR="008538AD">
        <w:t xml:space="preserve"> + </w:t>
      </w:r>
      <w:proofErr w:type="spellStart"/>
      <w:r w:rsidR="008538AD">
        <w:t>AddSwaggerGen</w:t>
      </w:r>
      <w:proofErr w:type="spellEnd"/>
      <w:r w:rsidR="008538AD">
        <w:t xml:space="preserve"> — на ваш выбор).</w:t>
      </w:r>
      <w:r w:rsidR="008538AD">
        <w:br/>
        <w:t xml:space="preserve">2. Поднимает </w:t>
      </w:r>
      <w:proofErr w:type="spellStart"/>
      <w:r w:rsidR="008538AD">
        <w:t>middleware</w:t>
      </w:r>
      <w:proofErr w:type="spellEnd"/>
      <w:r w:rsidR="008538AD">
        <w:t xml:space="preserve"> для генерации </w:t>
      </w:r>
      <w:proofErr w:type="spellStart"/>
      <w:r w:rsidR="008538AD">
        <w:t>OpenAPI</w:t>
      </w:r>
      <w:proofErr w:type="spellEnd"/>
      <w:r w:rsidR="008538AD">
        <w:t xml:space="preserve"> и UI.</w:t>
      </w:r>
      <w:r w:rsidR="008538AD">
        <w:br/>
        <w:t xml:space="preserve">3. Определяет </w:t>
      </w:r>
      <w:proofErr w:type="spellStart"/>
      <w:r w:rsidR="008538AD">
        <w:t>endpoint</w:t>
      </w:r>
      <w:proofErr w:type="spellEnd"/>
      <w:r w:rsidR="008538AD">
        <w:t xml:space="preserve"> GET /</w:t>
      </w:r>
      <w:proofErr w:type="spellStart"/>
      <w:r w:rsidR="008538AD">
        <w:t>api</w:t>
      </w:r>
      <w:proofErr w:type="spellEnd"/>
      <w:r w:rsidR="008538AD">
        <w:t>/</w:t>
      </w:r>
      <w:proofErr w:type="spellStart"/>
      <w:r w:rsidR="008538AD">
        <w:t>products</w:t>
      </w:r>
      <w:proofErr w:type="spellEnd"/>
      <w:r w:rsidR="008538AD">
        <w:t>/{</w:t>
      </w:r>
      <w:proofErr w:type="spellStart"/>
      <w:r w:rsidR="008538AD">
        <w:t>id:int</w:t>
      </w:r>
      <w:proofErr w:type="spellEnd"/>
      <w:r w:rsidR="008538AD">
        <w:t>} с [</w:t>
      </w:r>
      <w:proofErr w:type="spellStart"/>
      <w:r w:rsidR="008538AD">
        <w:t>ProducesResponseType</w:t>
      </w:r>
      <w:proofErr w:type="spellEnd"/>
      <w:r w:rsidR="008538AD">
        <w:t xml:space="preserve">]-подобной аннотацией (для </w:t>
      </w:r>
      <w:proofErr w:type="spellStart"/>
      <w:r w:rsidR="008538AD">
        <w:t>Minimal</w:t>
      </w:r>
      <w:proofErr w:type="spellEnd"/>
      <w:r w:rsidR="008538AD">
        <w:t xml:space="preserve"> API используйте .</w:t>
      </w:r>
      <w:proofErr w:type="spellStart"/>
      <w:r w:rsidR="008538AD">
        <w:t>Produces</w:t>
      </w:r>
      <w:proofErr w:type="spellEnd"/>
      <w:r w:rsidR="008538AD">
        <w:t xml:space="preserve">&lt;&gt;()), возвращающий </w:t>
      </w:r>
      <w:proofErr w:type="spellStart"/>
      <w:r w:rsidR="008538AD">
        <w:t>ProductDto</w:t>
      </w:r>
      <w:proofErr w:type="spellEnd"/>
      <w:r w:rsidR="008538AD">
        <w:t>.</w:t>
      </w:r>
      <w:r w:rsidR="008538AD">
        <w:br/>
        <w:t>4. Корректно обрабатывает случай, когда товар не найден (404).</w:t>
      </w:r>
    </w:p>
    <w:p w:rsidR="00721F79" w:rsidRDefault="00721F79" w:rsidP="008538AD">
      <w:pPr>
        <w:spacing w:before="100" w:beforeAutospacing="1" w:after="100" w:afterAutospacing="1" w:line="240" w:lineRule="auto"/>
        <w:rPr>
          <w:ins w:id="51" w:author="Петр" w:date="2026-09-30T10:05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52" w:author="Петр" w:date="2026-09-30T10:05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lastRenderedPageBreak/>
          <w:drawing>
            <wp:inline distT="0" distB="0" distL="0" distR="0">
              <wp:extent cx="5940425" cy="3220015"/>
              <wp:effectExtent l="19050" t="0" r="3175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32200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721F79" w:rsidRDefault="00721F79" w:rsidP="008538AD">
      <w:pPr>
        <w:spacing w:before="100" w:beforeAutospacing="1" w:after="100" w:afterAutospacing="1" w:line="240" w:lineRule="auto"/>
        <w:rPr>
          <w:ins w:id="53" w:author="Петр" w:date="2026-09-30T10:05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54" w:author="Петр" w:date="2026-09-30T10:05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Сам</w:t>
        </w:r>
        <w:r w:rsidRPr="00721F79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55" w:author="Петр" w:date="2026-09-30T10:06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код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:</w:t>
        </w:r>
      </w:ins>
    </w:p>
    <w:p w:rsidR="003C30AD" w:rsidRPr="003C30AD" w:rsidRDefault="00BE2807" w:rsidP="008538AD">
      <w:pPr>
        <w:spacing w:before="100" w:beforeAutospacing="1" w:after="100" w:afterAutospacing="1" w:line="240" w:lineRule="auto"/>
        <w:rPr>
          <w:ins w:id="56" w:author="Петр" w:date="2026-09-30T10:07:00Z"/>
          <w:rFonts w:ascii="Times New Roman" w:eastAsia="Times New Roman" w:hAnsi="Times New Roman" w:cs="Times New Roman"/>
          <w:sz w:val="24"/>
          <w:szCs w:val="24"/>
          <w:lang w:eastAsia="ru-RU"/>
          <w:rPrChange w:id="57" w:author="Петр" w:date="2026-09-30T10:07:00Z">
            <w:rPr>
              <w:ins w:id="58" w:author="Петр" w:date="2026-09-30T10:07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59" w:author="Петр" w:date="2026-09-30T10:11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lastRenderedPageBreak/>
          <w:drawing>
            <wp:inline distT="0" distB="0" distL="0" distR="0">
              <wp:extent cx="5940425" cy="7272741"/>
              <wp:effectExtent l="19050" t="0" r="3175" b="0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72727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  <w:ins w:id="60" w:author="Петр" w:date="2026-09-30T10:06:00Z">
        <w:r w:rsidR="003C30A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Краткое пояснение</w:t>
        </w:r>
      </w:ins>
      <w:ins w:id="61" w:author="Петр" w:date="2026-09-30T10:07:00Z">
        <w:r w:rsidR="003C30AD" w:rsidRPr="003C30A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62" w:author="Петр" w:date="2026-09-30T10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:</w:t>
        </w:r>
      </w:ins>
    </w:p>
    <w:p w:rsidR="008538AD" w:rsidRDefault="003C30AD" w:rsidP="008538AD">
      <w:pPr>
        <w:spacing w:before="100" w:beforeAutospacing="1" w:after="100" w:afterAutospacing="1" w:line="240" w:lineRule="auto"/>
        <w:rPr>
          <w:ins w:id="63" w:author="Петр" w:date="2026-09-30T10:22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64" w:author="Петр" w:date="2026-09-30T10:07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После создания через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dotnet</w:t>
        </w:r>
        <w:r w:rsidRPr="003C30A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65" w:author="Петр" w:date="2026-09-30T10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,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единственное что нужно было добавить</w:t>
        </w:r>
        <w:r w:rsidRPr="003C30A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66" w:author="Петр" w:date="2026-09-30T10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: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endpoint</w:t>
        </w:r>
        <w:r w:rsidRPr="003C30A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67" w:author="Петр" w:date="2026-09-30T10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+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DTO</w:t>
        </w:r>
        <w:r w:rsidRPr="003C30A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68" w:author="Петр" w:date="2026-09-30T10:0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. </w:t>
        </w:r>
      </w:ins>
      <w:ins w:id="69" w:author="Петр" w:date="2026-09-30T10:08:00Z"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В качестве класса для него использовал </w:t>
        </w:r>
        <w:r w:rsidR="000D1B36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record</w:t>
        </w:r>
        <w:r w:rsidR="000D1B36" w:rsidRPr="000D1B36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70" w:author="Петр" w:date="2026-09-30T10:0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(</w:t>
        </w:r>
        <w:proofErr w:type="spellStart"/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тк</w:t>
        </w:r>
        <w:proofErr w:type="spellEnd"/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не нужны никакие методы, одни атрибуты, потому что </w:t>
        </w:r>
        <w:proofErr w:type="spellStart"/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дто</w:t>
        </w:r>
        <w:proofErr w:type="spellEnd"/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просто передаёт данные). </w:t>
        </w:r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71" w:author="Петр" w:date="2026-09-30T10:09:00Z"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В </w:t>
        </w:r>
      </w:ins>
      <w:ins w:id="72" w:author="Петр" w:date="2026-09-30T10:08:00Z">
        <w:r w:rsidR="000D1B36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Endpoint</w:t>
        </w:r>
      </w:ins>
      <w:ins w:id="73" w:author="Петр" w:date="2026-09-30T10:09:00Z">
        <w:r w:rsidR="000D1B36" w:rsidRPr="000D1B36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74" w:author="Петр" w:date="2026-09-30T10:0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'</w:t>
        </w:r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е сделал </w:t>
        </w:r>
      </w:ins>
      <w:ins w:id="75" w:author="Петр" w:date="2026-09-30T10:11:00Z">
        <w:r w:rsidR="00BE280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проверку</w:t>
        </w:r>
      </w:ins>
      <w:ins w:id="76" w:author="Петр" w:date="2026-09-30T10:09:00Z"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на наличие через</w:t>
        </w:r>
      </w:ins>
      <w:ins w:id="77" w:author="Петр" w:date="2026-09-30T10:12:00Z">
        <w:r w:rsidR="00BE280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="00BE2807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produce</w:t>
        </w:r>
      </w:ins>
      <w:ins w:id="78" w:author="Петр" w:date="2026-09-30T10:09:00Z">
        <w:r w:rsidR="000D1B3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</w:ins>
      <w:r w:rsidR="008538AD" w:rsidRPr="003C30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</w:t>
      </w:r>
      <w:r w:rsidR="008538AD" w:rsidRPr="003C30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538AD"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79" w:author="Петр" w:date="2026-09-30T10:0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B</w:t>
      </w:r>
      <w:r w:rsidR="008538AD" w:rsidRPr="003C30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кэширование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Реализуйте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GET /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}, который: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Возвращает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ProductDto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заголовком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на основе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хэша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· При наличии у клиента заголовка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If-None-Match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тем же значением возвращает 304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NotModified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тела.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Покажите код и кратко поясните, почему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стабильным для одного и того же состояния ресурса.</w:t>
      </w:r>
    </w:p>
    <w:p w:rsidR="005C4081" w:rsidRPr="005C4081" w:rsidRDefault="005C4081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80" w:author="Петр" w:date="2026-09-30T10:22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81" w:author="Петр" w:date="2026-09-30T10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Сам код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:</w:t>
        </w:r>
      </w:ins>
    </w:p>
    <w:p w:rsidR="008538AD" w:rsidRPr="008538AD" w:rsidRDefault="005C4081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82" w:author="Петр" w:date="2026-09-30T10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>
              <wp:extent cx="5940425" cy="6819772"/>
              <wp:effectExtent l="19050" t="0" r="3175" b="0"/>
              <wp:docPr id="10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/>
                      <pic:cNvPicPr>
                        <a:picLocks noChangeAspect="1" noChangeArrowheads="1"/>
                      </pic:cNvPicPr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681977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5C4081" w:rsidRDefault="005C4081" w:rsidP="008538AD">
      <w:pPr>
        <w:spacing w:before="100" w:beforeAutospacing="1" w:after="100" w:afterAutospacing="1" w:line="240" w:lineRule="auto"/>
        <w:rPr>
          <w:ins w:id="83" w:author="Петр" w:date="2026-09-30T10:22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84" w:author="Петр" w:date="2026-09-30T10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lastRenderedPageBreak/>
          <w:drawing>
            <wp:inline distT="0" distB="0" distL="0" distR="0">
              <wp:extent cx="5940425" cy="1408189"/>
              <wp:effectExtent l="19050" t="0" r="3175" b="0"/>
              <wp:docPr id="13" name="Рисунок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13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14081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5C4081" w:rsidRDefault="005C4081" w:rsidP="008538AD">
      <w:pPr>
        <w:spacing w:before="100" w:beforeAutospacing="1" w:after="100" w:afterAutospacing="1" w:line="240" w:lineRule="auto"/>
        <w:rPr>
          <w:ins w:id="85" w:author="Петр" w:date="2026-09-30T10:26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86" w:author="Петр" w:date="2026-09-30T10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Запрос через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curl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, который выдаёт ответ </w:t>
        </w:r>
        <w:r w:rsidRPr="005C408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7" w:author="Петр" w:date="2026-09-30T10:2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200 +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Etag</w:t>
        </w:r>
        <w:r w:rsidRPr="005C4081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8" w:author="Петр" w:date="2026-09-30T10:2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.</w:t>
        </w:r>
      </w:ins>
    </w:p>
    <w:p w:rsidR="00D14D63" w:rsidRDefault="00D14D63" w:rsidP="008538AD">
      <w:pPr>
        <w:spacing w:before="100" w:beforeAutospacing="1" w:after="100" w:afterAutospacing="1" w:line="240" w:lineRule="auto"/>
        <w:rPr>
          <w:ins w:id="89" w:author="Петр" w:date="2026-09-30T10:26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90" w:author="Петр" w:date="2026-09-30T10:26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>
              <wp:extent cx="5940425" cy="1072493"/>
              <wp:effectExtent l="19050" t="0" r="3175" b="0"/>
              <wp:docPr id="16" name="Рисунок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/>
                      <pic:cNvPicPr>
                        <a:picLocks noChangeAspect="1" noChangeArrowheads="1"/>
                      </pic:cNvPicPr>
                    </pic:nvPicPr>
                    <pic:blipFill>
                      <a:blip r:embed="rId14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107249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D14D63" w:rsidRDefault="00D14D63" w:rsidP="008538AD">
      <w:pPr>
        <w:spacing w:before="100" w:beforeAutospacing="1" w:after="100" w:afterAutospacing="1" w:line="240" w:lineRule="auto"/>
        <w:rPr>
          <w:ins w:id="91" w:author="Петр" w:date="2026-09-30T10:26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92" w:author="Петр" w:date="2026-09-30T10:26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Запрос с уже существующим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Etag</w:t>
        </w:r>
        <w:r w:rsidRPr="00D14D6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93" w:author="Петр" w:date="2026-09-30T10:2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(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не измененным) будет выдавать код 304</w:t>
        </w:r>
      </w:ins>
    </w:p>
    <w:p w:rsidR="00D14D63" w:rsidRPr="00D14D63" w:rsidRDefault="00D14D63" w:rsidP="008538AD">
      <w:pPr>
        <w:spacing w:before="100" w:beforeAutospacing="1" w:after="100" w:afterAutospacing="1" w:line="240" w:lineRule="auto"/>
        <w:rPr>
          <w:ins w:id="94" w:author="Петр" w:date="2026-09-30T10:27:00Z"/>
          <w:rFonts w:ascii="Times New Roman" w:eastAsia="Times New Roman" w:hAnsi="Times New Roman" w:cs="Times New Roman"/>
          <w:sz w:val="24"/>
          <w:szCs w:val="24"/>
          <w:lang w:eastAsia="ru-RU"/>
          <w:rPrChange w:id="95" w:author="Петр" w:date="2026-09-30T10:27:00Z">
            <w:rPr>
              <w:ins w:id="96" w:author="Петр" w:date="2026-09-30T10:27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97" w:author="Петр" w:date="2026-09-30T10:26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Почему </w:t>
        </w:r>
      </w:ins>
      <w:ins w:id="98" w:author="Петр" w:date="2026-09-30T10:27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должен работать стабильно</w:t>
        </w:r>
        <w:r w:rsidRPr="00D14D6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99" w:author="Петр" w:date="2026-09-30T10:2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:</w:t>
        </w:r>
      </w:ins>
    </w:p>
    <w:p w:rsidR="008538AD" w:rsidRDefault="00D14D63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100" w:author="Петр" w:date="2026-09-30T10:27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Etag</w:t>
        </w:r>
        <w:r w:rsidRPr="00D14D6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1" w:author="Петр" w:date="2026-09-30T10:2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-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грубо говоря контроль версии состояния ресурса. </w:t>
        </w:r>
        <w:r w:rsidR="00CE2D9A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</w:t>
        </w:r>
        <w:r w:rsidR="00CE2D9A" w:rsidRPr="00CE2D9A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2" w:author="Петр" w:date="2026-09-30T10:2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</w:t>
        </w:r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клиент сравнивают его с текущими </w:t>
        </w:r>
        <w:proofErr w:type="spellStart"/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значенм</w:t>
        </w:r>
        <w:proofErr w:type="spellEnd"/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на сервере, чтобы решить</w:t>
        </w:r>
        <w:r w:rsidR="00CE2D9A" w:rsidRPr="00CE2D9A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3" w:author="Петр" w:date="2026-09-30T10:2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: </w:t>
        </w:r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отдавать тело заново или выдать 304</w:t>
        </w:r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104" w:author="Петр" w:date="2026-09-30T10:28:00Z"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Если же для одного и того же состояния ресурса меняется </w:t>
        </w:r>
        <w:proofErr w:type="spellStart"/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меджду</w:t>
        </w:r>
        <w:proofErr w:type="spellEnd"/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запросами, то клиент тогда никогда не получит 304, </w:t>
        </w:r>
        <w:proofErr w:type="spellStart"/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тк</w:t>
        </w:r>
        <w:proofErr w:type="spellEnd"/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серврес</w:t>
        </w:r>
        <w:proofErr w:type="spellEnd"/>
        <w:r w:rsidR="00CE2D9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будет каждый раз считать, что ресурс изменился.</w:t>
        </w:r>
        <w:r w:rsidR="00175C0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 xml:space="preserve">Поэтому он вычисляется </w:t>
        </w:r>
        <w:proofErr w:type="spellStart"/>
        <w:r w:rsidR="00175C0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детерминированно</w:t>
        </w:r>
        <w:proofErr w:type="spellEnd"/>
        <w:r w:rsidR="00175C0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из данных самого ресурса</w:t>
        </w:r>
      </w:ins>
      <w:ins w:id="105" w:author="Петр" w:date="2026-09-30T10:30:00Z">
        <w:r w:rsidR="00175C0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</w:ins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B3.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ModelBinding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DTO +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Дан контроллер MVC/API. Требуется: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Создать DTO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CreateProductDto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полями: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(обязательное, 3–50 символов),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&gt; 0),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CategoryId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, &gt; 0).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Применить DataAnnotations-атрибуты.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В действии контроллера использовать [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ApiController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] + [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FromBody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], проверить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ModelState.IsValid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Вернуть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ValidationProblem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ModelState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ошибке.</w:t>
      </w:r>
    </w:p>
    <w:p w:rsidR="008538AD" w:rsidRPr="00721F79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106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r w:rsidRPr="00721F79">
        <w:rPr>
          <w:rFonts w:ascii="Times New Roman" w:eastAsia="Times New Roman" w:hAnsi="Times New Roman" w:cs="Times New Roman"/>
          <w:sz w:val="24"/>
          <w:szCs w:val="24"/>
          <w:lang w:eastAsia="ru-RU"/>
          <w:rPrChange w:id="107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// 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DTO</w:t>
      </w:r>
    </w:p>
    <w:p w:rsidR="008538AD" w:rsidRPr="00721F79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108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</w:t>
      </w:r>
      <w:r w:rsidRPr="00721F79">
        <w:rPr>
          <w:rFonts w:ascii="Times New Roman" w:eastAsia="Times New Roman" w:hAnsi="Times New Roman" w:cs="Times New Roman"/>
          <w:sz w:val="24"/>
          <w:szCs w:val="24"/>
          <w:lang w:eastAsia="ru-RU"/>
          <w:rPrChange w:id="109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class</w:t>
      </w:r>
      <w:r w:rsidRPr="00721F79">
        <w:rPr>
          <w:rFonts w:ascii="Times New Roman" w:eastAsia="Times New Roman" w:hAnsi="Times New Roman" w:cs="Times New Roman"/>
          <w:sz w:val="24"/>
          <w:szCs w:val="24"/>
          <w:lang w:eastAsia="ru-RU"/>
          <w:rPrChange w:id="110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CreateProductDto</w:t>
      </w:r>
    </w:p>
    <w:p w:rsidR="008538AD" w:rsidRPr="00721F79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111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r w:rsidRPr="00721F79">
        <w:rPr>
          <w:rFonts w:ascii="Times New Roman" w:eastAsia="Times New Roman" w:hAnsi="Times New Roman" w:cs="Times New Roman"/>
          <w:sz w:val="24"/>
          <w:szCs w:val="24"/>
          <w:lang w:eastAsia="ru-RU"/>
          <w:rPrChange w:id="112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>{</w:t>
      </w:r>
    </w:p>
    <w:p w:rsidR="008538AD" w:rsidRPr="00721F79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113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r w:rsidRPr="00721F79">
        <w:rPr>
          <w:rFonts w:ascii="Times New Roman" w:eastAsia="Times New Roman" w:hAnsi="Times New Roman" w:cs="Times New Roman"/>
          <w:sz w:val="24"/>
          <w:szCs w:val="24"/>
          <w:lang w:eastAsia="ru-RU"/>
          <w:rPrChange w:id="114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t xml:space="preserve">    //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Вашиатрибутыисвойства</w:t>
      </w:r>
      <w:proofErr w:type="spellEnd"/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38AD" w:rsidRPr="00721F79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5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6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//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Контроллер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[ApiController]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[Route("api/products")]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class ProductsController : ControllerBase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[HttpPost]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IActionResult Create(/* ... */)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//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Вашкод</w:t>
      </w:r>
    </w:p>
    <w:p w:rsidR="008538AD" w:rsidRPr="00721F79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7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8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}</w:t>
      </w:r>
    </w:p>
    <w:p w:rsidR="008538AD" w:rsidRPr="00721F79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9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20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}</w:t>
      </w:r>
    </w:p>
    <w:p w:rsidR="008538AD" w:rsidRDefault="002838A5" w:rsidP="008538AD">
      <w:pPr>
        <w:pStyle w:val="a3"/>
        <w:rPr>
          <w:ins w:id="121" w:author="Петр" w:date="2026-09-30T10:35:00Z"/>
          <w:lang w:val="en-US"/>
        </w:rPr>
      </w:pPr>
      <w:ins w:id="122" w:author="Петр" w:date="2026-09-30T10:35:00Z">
        <w:r>
          <w:t>Сам</w:t>
        </w:r>
        <w:r w:rsidRPr="002838A5">
          <w:rPr>
            <w:lang w:val="en-US"/>
            <w:rPrChange w:id="123" w:author="Петр" w:date="2026-09-30T10:36:00Z">
              <w:rPr/>
            </w:rPrChange>
          </w:rPr>
          <w:t xml:space="preserve"> </w:t>
        </w:r>
        <w:r>
          <w:t>код</w:t>
        </w:r>
        <w:r>
          <w:rPr>
            <w:lang w:val="en-US"/>
          </w:rPr>
          <w:t>:</w:t>
        </w:r>
      </w:ins>
    </w:p>
    <w:p w:rsidR="002838A5" w:rsidRDefault="002838A5" w:rsidP="008538AD">
      <w:pPr>
        <w:pStyle w:val="a3"/>
        <w:rPr>
          <w:ins w:id="124" w:author="Петр" w:date="2026-09-30T10:36:00Z"/>
          <w:lang w:val="en-US"/>
        </w:rPr>
      </w:pPr>
      <w:ins w:id="125" w:author="Петр" w:date="2026-09-30T10:36:00Z">
        <w:r>
          <w:rPr>
            <w:lang w:val="en-US"/>
          </w:rPr>
          <w:t>Controllers/ProductsController.cs:</w:t>
        </w:r>
      </w:ins>
    </w:p>
    <w:p w:rsidR="002838A5" w:rsidRPr="002838A5" w:rsidRDefault="002838A5" w:rsidP="008538AD">
      <w:pPr>
        <w:pStyle w:val="a3"/>
        <w:rPr>
          <w:lang w:val="en-US"/>
          <w:rPrChange w:id="126" w:author="Петр" w:date="2026-09-30T10:35:00Z">
            <w:rPr/>
          </w:rPrChange>
        </w:rPr>
      </w:pPr>
      <w:ins w:id="127" w:author="Петр" w:date="2026-09-30T10:36:00Z">
        <w:r>
          <w:rPr>
            <w:noProof/>
          </w:rPr>
          <w:lastRenderedPageBreak/>
          <w:drawing>
            <wp:inline distT="0" distB="0" distL="0" distR="0">
              <wp:extent cx="5878195" cy="6541770"/>
              <wp:effectExtent l="19050" t="0" r="8255" b="0"/>
              <wp:docPr id="19" name="Рисунок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9"/>
                      <pic:cNvPicPr>
                        <a:picLocks noChangeAspect="1" noChangeArrowheads="1"/>
                      </pic:cNvPicPr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78195" cy="65417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8538AD" w:rsidRDefault="002838A5" w:rsidP="008538AD">
      <w:pPr>
        <w:pStyle w:val="a3"/>
        <w:rPr>
          <w:ins w:id="128" w:author="Петр" w:date="2026-09-30T10:36:00Z"/>
          <w:lang w:val="en-US"/>
        </w:rPr>
      </w:pPr>
      <w:ins w:id="129" w:author="Петр" w:date="2026-09-30T10:36:00Z">
        <w:r>
          <w:rPr>
            <w:lang w:val="en-US"/>
          </w:rPr>
          <w:t>DTO/CreateProductDTO.cs:</w:t>
        </w:r>
      </w:ins>
    </w:p>
    <w:p w:rsidR="002838A5" w:rsidRPr="00721F79" w:rsidRDefault="002838A5" w:rsidP="008538AD">
      <w:pPr>
        <w:pStyle w:val="a3"/>
        <w:rPr>
          <w:lang w:val="en-US"/>
          <w:rPrChange w:id="130" w:author="Петр" w:date="2026-09-30T10:05:00Z">
            <w:rPr/>
          </w:rPrChange>
        </w:rPr>
      </w:pPr>
      <w:ins w:id="131" w:author="Петр" w:date="2026-09-30T10:36:00Z">
        <w:r>
          <w:rPr>
            <w:noProof/>
          </w:rPr>
          <w:lastRenderedPageBreak/>
          <w:drawing>
            <wp:inline distT="0" distB="0" distL="0" distR="0">
              <wp:extent cx="5940425" cy="2139555"/>
              <wp:effectExtent l="19050" t="0" r="3175" b="0"/>
              <wp:docPr id="22" name="Рисунок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"/>
                      <pic:cNvPicPr>
                        <a:picLocks noChangeAspect="1" noChangeArrowheads="1"/>
                      </pic:cNvPicPr>
                    </pic:nvPicPr>
                    <pic:blipFill>
                      <a:blip r:embed="rId16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21395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8538AD" w:rsidRDefault="00EE489D" w:rsidP="008538AD">
      <w:pPr>
        <w:spacing w:after="0" w:line="240" w:lineRule="auto"/>
        <w:rPr>
          <w:ins w:id="132" w:author="Петр" w:date="2026-09-30T10:37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33" w:author="Петр" w:date="2026-09-30T10:36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Services/Product.cs + ProductServices.cs</w:t>
        </w:r>
      </w:ins>
      <w:ins w:id="134" w:author="Петр" w:date="2026-09-30T10:37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:</w:t>
        </w:r>
      </w:ins>
    </w:p>
    <w:p w:rsidR="00EE489D" w:rsidRDefault="00EE489D" w:rsidP="008538AD">
      <w:pPr>
        <w:spacing w:after="0" w:line="240" w:lineRule="auto"/>
        <w:rPr>
          <w:ins w:id="135" w:author="Петр" w:date="2026-09-30T10:37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36" w:author="Петр" w:date="2026-09-30T10:37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>
              <wp:extent cx="5215255" cy="1587500"/>
              <wp:effectExtent l="19050" t="0" r="4445" b="0"/>
              <wp:docPr id="25" name="Рисунок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5"/>
                      <pic:cNvPicPr>
                        <a:picLocks noChangeAspect="1" noChangeArrowheads="1"/>
                      </pic:cNvPicPr>
                    </pic:nvPicPr>
                    <pic:blipFill>
                      <a:blip r:embed="rId17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15255" cy="158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EE489D" w:rsidRDefault="00EE489D" w:rsidP="008538AD">
      <w:pPr>
        <w:spacing w:after="0" w:line="240" w:lineRule="auto"/>
        <w:rPr>
          <w:ins w:id="137" w:author="Петр" w:date="2026-09-30T10:37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38" w:author="Петр" w:date="2026-09-30T10:37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rawing>
            <wp:inline distT="0" distB="0" distL="0" distR="0">
              <wp:extent cx="5940425" cy="3167395"/>
              <wp:effectExtent l="19050" t="0" r="3175" b="0"/>
              <wp:docPr id="28" name="Рисунок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8"/>
                      <pic:cNvPicPr>
                        <a:picLocks noChangeAspect="1" noChangeArrowheads="1"/>
                      </pic:cNvPicPr>
                    </pic:nvPicPr>
                    <pic:blipFill>
                      <a:blip r:embed="rId1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31673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EE489D" w:rsidRDefault="00EE489D" w:rsidP="008538AD">
      <w:pPr>
        <w:spacing w:after="0" w:line="240" w:lineRule="auto"/>
        <w:rPr>
          <w:ins w:id="139" w:author="Петр" w:date="2026-09-30T10:37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40" w:author="Петр" w:date="2026-09-30T10:37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Program.cs:</w:t>
        </w:r>
      </w:ins>
    </w:p>
    <w:p w:rsidR="00EE489D" w:rsidRDefault="00EE489D" w:rsidP="008538AD">
      <w:pPr>
        <w:spacing w:after="0" w:line="240" w:lineRule="auto"/>
        <w:rPr>
          <w:ins w:id="141" w:author="Петр" w:date="2026-09-30T10:37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42" w:author="Петр" w:date="2026-09-30T10:37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lastRenderedPageBreak/>
          <w:drawing>
            <wp:inline distT="0" distB="0" distL="0" distR="0">
              <wp:extent cx="5940425" cy="3120862"/>
              <wp:effectExtent l="19050" t="0" r="3175" b="0"/>
              <wp:docPr id="31" name="Рисунок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1"/>
                      <pic:cNvPicPr>
                        <a:picLocks noChangeAspect="1" noChangeArrowheads="1"/>
                      </pic:cNvPicPr>
                    </pic:nvPicPr>
                    <pic:blipFill>
                      <a:blip r:embed="rId1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312086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EE489D" w:rsidRPr="00EE489D" w:rsidRDefault="00EE489D" w:rsidP="008538AD">
      <w:pPr>
        <w:spacing w:after="0" w:line="240" w:lineRule="auto"/>
        <w:rPr>
          <w:ins w:id="143" w:author="Петр" w:date="2026-09-30T10:37:00Z"/>
          <w:rFonts w:ascii="Times New Roman" w:eastAsia="Times New Roman" w:hAnsi="Times New Roman" w:cs="Times New Roman"/>
          <w:sz w:val="24"/>
          <w:szCs w:val="24"/>
          <w:lang w:eastAsia="ru-RU"/>
          <w:rPrChange w:id="144" w:author="Петр" w:date="2026-09-30T10:38:00Z">
            <w:rPr>
              <w:ins w:id="145" w:author="Петр" w:date="2026-09-30T10:37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146" w:author="Петр" w:date="2026-09-30T10:37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Краткое пояснение</w:t>
        </w:r>
        <w:r w:rsidRPr="00EE489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47" w:author="Петр" w:date="2026-09-30T10:3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:</w:t>
        </w:r>
      </w:ins>
    </w:p>
    <w:p w:rsidR="00EE489D" w:rsidRDefault="00EE489D" w:rsidP="008538AD">
      <w:pPr>
        <w:spacing w:after="0" w:line="240" w:lineRule="auto"/>
        <w:rPr>
          <w:ins w:id="148" w:author="Петр" w:date="2026-09-30T10:39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49" w:author="Петр" w:date="2026-09-30T10:37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Решил сделать БД через лист (в памяти), взял это всё из нашего старого проекта</w:t>
        </w:r>
      </w:ins>
      <w:ins w:id="150" w:author="Петр" w:date="2026-09-30T10:38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, который делали на паре. </w:t>
        </w:r>
      </w:ins>
    </w:p>
    <w:p w:rsidR="008414A5" w:rsidRDefault="008414A5" w:rsidP="008538AD">
      <w:pPr>
        <w:spacing w:after="0" w:line="240" w:lineRule="auto"/>
        <w:rPr>
          <w:ins w:id="151" w:author="Петр" w:date="2026-09-30T10:39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52" w:author="Петр" w:date="2026-09-30T10:39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lastRenderedPageBreak/>
          <w:drawing>
            <wp:inline distT="0" distB="0" distL="0" distR="0">
              <wp:extent cx="5940425" cy="6042809"/>
              <wp:effectExtent l="19050" t="0" r="3175" b="0"/>
              <wp:docPr id="34" name="Рисунок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4"/>
                      <pic:cNvPicPr>
                        <a:picLocks noChangeAspect="1" noChangeArrowheads="1"/>
                      </pic:cNvPicPr>
                    </pic:nvPicPr>
                    <pic:blipFill>
                      <a:blip r:embed="rId20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604280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8414A5" w:rsidRPr="008414A5" w:rsidRDefault="008414A5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53" w:author="Петр" w:date="2026-09-30T10:39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:rsidR="008538AD" w:rsidRPr="008538AD" w:rsidRDefault="008538AD" w:rsidP="008538AD">
      <w:pPr>
        <w:pStyle w:val="HTML"/>
      </w:pPr>
      <w:r w:rsidRPr="00721F79">
        <w:rPr>
          <w:rFonts w:ascii="Times New Roman" w:hAnsi="Times New Roman" w:cs="Times New Roman"/>
          <w:sz w:val="24"/>
          <w:szCs w:val="24"/>
          <w:lang w:val="en-US"/>
          <w:rPrChange w:id="154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>---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55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56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Задание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57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B4. URI-</w:t>
      </w:r>
      <w:r w:rsidRPr="008538AD">
        <w:rPr>
          <w:rFonts w:ascii="Times New Roman" w:hAnsi="Times New Roman" w:cs="Times New Roman"/>
          <w:sz w:val="24"/>
          <w:szCs w:val="24"/>
        </w:rPr>
        <w:t>связи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58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и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59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REST-</w:t>
      </w:r>
      <w:r w:rsidRPr="008538AD">
        <w:rPr>
          <w:rFonts w:ascii="Times New Roman" w:hAnsi="Times New Roman" w:cs="Times New Roman"/>
          <w:sz w:val="24"/>
          <w:szCs w:val="24"/>
        </w:rPr>
        <w:t>дизайн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0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(5 </w:t>
      </w:r>
      <w:r w:rsidRPr="008538AD">
        <w:rPr>
          <w:rFonts w:ascii="Times New Roman" w:hAnsi="Times New Roman" w:cs="Times New Roman"/>
          <w:sz w:val="24"/>
          <w:szCs w:val="24"/>
        </w:rPr>
        <w:t>баллов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1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>)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2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3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Для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4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сущностей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5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Category </w:t>
      </w:r>
      <w:r w:rsidRPr="008538AD">
        <w:rPr>
          <w:rFonts w:ascii="Times New Roman" w:hAnsi="Times New Roman" w:cs="Times New Roman"/>
          <w:sz w:val="24"/>
          <w:szCs w:val="24"/>
        </w:rPr>
        <w:t>и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6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Product (Product </w:t>
      </w:r>
      <w:r w:rsidRPr="008538AD">
        <w:rPr>
          <w:rFonts w:ascii="Times New Roman" w:hAnsi="Times New Roman" w:cs="Times New Roman"/>
          <w:sz w:val="24"/>
          <w:szCs w:val="24"/>
        </w:rPr>
        <w:t>принадлежит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7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Category) </w:t>
      </w:r>
      <w:r w:rsidRPr="008538AD">
        <w:rPr>
          <w:rFonts w:ascii="Times New Roman" w:hAnsi="Times New Roman" w:cs="Times New Roman"/>
          <w:sz w:val="24"/>
          <w:szCs w:val="24"/>
        </w:rPr>
        <w:t>спроектируйте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8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URI-</w:t>
      </w:r>
      <w:r w:rsidRPr="008538AD">
        <w:rPr>
          <w:rFonts w:ascii="Times New Roman" w:hAnsi="Times New Roman" w:cs="Times New Roman"/>
          <w:sz w:val="24"/>
          <w:szCs w:val="24"/>
        </w:rPr>
        <w:t>схему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69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>: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0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1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Операция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2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HTTP-</w:t>
      </w:r>
      <w:r w:rsidRPr="008538AD">
        <w:rPr>
          <w:rFonts w:ascii="Times New Roman" w:hAnsi="Times New Roman" w:cs="Times New Roman"/>
          <w:sz w:val="24"/>
          <w:szCs w:val="24"/>
        </w:rPr>
        <w:t>метод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3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URI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4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Получить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5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все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6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товары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7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категории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8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? ?</w:t>
      </w:r>
      <w:r w:rsidRPr="00721F79">
        <w:rPr>
          <w:rFonts w:ascii="Times New Roman" w:hAnsi="Times New Roman" w:cs="Times New Roman"/>
          <w:sz w:val="24"/>
          <w:szCs w:val="24"/>
          <w:lang w:val="en-US"/>
          <w:rPrChange w:id="179" w:author="Петр" w:date="2026-09-30T10:05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Получить конкретный товар ? ?</w:t>
      </w:r>
      <w:r w:rsidRPr="008538AD">
        <w:rPr>
          <w:rFonts w:ascii="Times New Roman" w:hAnsi="Times New Roman" w:cs="Times New Roman"/>
          <w:sz w:val="24"/>
          <w:szCs w:val="24"/>
        </w:rPr>
        <w:br/>
        <w:t>Создать товар в категории ? ?</w:t>
      </w:r>
      <w:r w:rsidRPr="008538AD">
        <w:rPr>
          <w:rFonts w:ascii="Times New Roman" w:hAnsi="Times New Roman" w:cs="Times New Roman"/>
          <w:sz w:val="24"/>
          <w:szCs w:val="24"/>
        </w:rPr>
        <w:br/>
        <w:t>Удалить товар ? ?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>Дополнительно: объясните, почему URI вложенных ресурсов (например, /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>}/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) предпочтительнее, чем передача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categoryId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querystring</w:t>
      </w:r>
      <w:proofErr w:type="spellEnd"/>
      <w:r w:rsidRPr="008538AD">
        <w:rPr>
          <w:rFonts w:ascii="Times New Roman" w:hAnsi="Times New Roman" w:cs="Times New Roman"/>
          <w:sz w:val="24"/>
          <w:szCs w:val="24"/>
        </w:rPr>
        <w:t xml:space="preserve"> при создании сущности.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lastRenderedPageBreak/>
        <w:t>Ваш ответ: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>---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>Задание B5. Жизненный цикл и Scoped-сервисы (2 балла)</w:t>
      </w:r>
      <w:r w:rsidRPr="008538AD">
        <w:rPr>
          <w:rFonts w:ascii="Times New Roman" w:hAnsi="Times New Roman" w:cs="Times New Roman"/>
          <w:sz w:val="24"/>
          <w:szCs w:val="24"/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br/>
        <w:t xml:space="preserve">Дан </w:t>
      </w:r>
      <w:proofErr w:type="spellStart"/>
      <w:r w:rsidRPr="008538AD">
        <w:rPr>
          <w:rFonts w:ascii="Times New Roman" w:hAnsi="Times New Roman" w:cs="Times New Roman"/>
          <w:sz w:val="24"/>
          <w:szCs w:val="24"/>
        </w:rPr>
        <w:t>код:</w:t>
      </w:r>
      <w:r w:rsidRPr="008538AD">
        <w:t>builder.Services.AddSingleton</w:t>
      </w:r>
      <w:proofErr w:type="spellEnd"/>
      <w:r w:rsidRPr="008538AD">
        <w:t>&lt;</w:t>
      </w:r>
      <w:proofErr w:type="spellStart"/>
      <w:r w:rsidRPr="008538AD">
        <w:t>IProductCache</w:t>
      </w:r>
      <w:proofErr w:type="spellEnd"/>
      <w:r w:rsidRPr="008538AD">
        <w:t xml:space="preserve">, </w:t>
      </w:r>
      <w:proofErr w:type="spellStart"/>
      <w:r w:rsidRPr="008538AD">
        <w:t>ProductCache</w:t>
      </w:r>
      <w:proofErr w:type="spellEnd"/>
      <w:r w:rsidRPr="008538AD">
        <w:t>&gt;();</w:t>
      </w:r>
    </w:p>
    <w:p w:rsidR="008538AD" w:rsidRPr="008538AD" w:rsidRDefault="008538AD" w:rsidP="0085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builder.Services.AddScoped&lt;IProductRepository, ProductRepository&gt;();</w:t>
      </w:r>
    </w:p>
    <w:p w:rsidR="008538AD" w:rsidRPr="008538AD" w:rsidRDefault="008538AD" w:rsidP="0085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builder.Services.AddTransient&lt;IEmailSender, EmailSender&gt;();</w:t>
      </w:r>
    </w:p>
    <w:p w:rsidR="008538AD" w:rsidRPr="00721F79" w:rsidRDefault="008538AD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80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:rsidR="001F6AAA" w:rsidRPr="001F6AAA" w:rsidRDefault="008538AD" w:rsidP="001F6AAA">
      <w:pPr>
        <w:spacing w:before="100" w:beforeAutospacing="1" w:after="100" w:afterAutospacing="1" w:line="360" w:lineRule="auto"/>
        <w:rPr>
          <w:ins w:id="181" w:author="Петр" w:date="2026-09-30T10:52:00Z"/>
          <w:rFonts w:ascii="Times New Roman" w:eastAsia="Times New Roman" w:hAnsi="Times New Roman" w:cs="Times New Roman"/>
          <w:sz w:val="24"/>
          <w:szCs w:val="24"/>
          <w:lang w:val="en-US" w:eastAsia="ru-RU"/>
          <w:rPrChange w:id="182" w:author="Петр" w:date="2026-09-30T10:52:00Z">
            <w:rPr>
              <w:ins w:id="183" w:author="Петр" w:date="2026-09-30T10:52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84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: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85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  <w:t xml:space="preserve">a)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86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произойдёт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87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,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88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IProductRepository (Scoped)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внедрить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89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90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Singleton-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91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?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92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  <w:t xml:space="preserve">b)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93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DbContext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регистрируется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94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95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Scoped?</w:t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96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721F79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97" w:author="Петр" w:date="2026-09-30T10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ответ: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198" w:author="Петр" w:date="2026-09-30T10:52:00Z"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а) Если Scoped-сервис внедрить в </w:t>
        </w:r>
        <w:proofErr w:type="spellStart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Singleton</w:t>
        </w:r>
        <w:proofErr w:type="spellEnd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, при первом создании </w:t>
        </w:r>
        <w:proofErr w:type="spellStart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Singleton</w:t>
        </w:r>
        <w:proofErr w:type="spellEnd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из корневого провайдера будет получен один экземпляр Scoped-сервиса, и он останется жить внутри </w:t>
        </w:r>
        <w:proofErr w:type="spellStart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Singleton</w:t>
        </w:r>
        <w:proofErr w:type="spellEnd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навсегда. Это ошибка </w:t>
        </w:r>
        <w:proofErr w:type="spellStart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captive</w:t>
        </w:r>
        <w:proofErr w:type="spellEnd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dependency</w:t>
        </w:r>
        <w:proofErr w:type="spellEnd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: Scoped-сервис перестаёт быть </w:t>
        </w:r>
        <w:proofErr w:type="spellStart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Scoped</w:t>
        </w:r>
        <w:proofErr w:type="spellEnd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, живёт дольше положенного, может держать устаревшие данные и утекать в памяти. При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199" w:author="Петр" w:date="2026-09-30T10:5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proofErr w:type="spellStart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валидации</w:t>
        </w:r>
        <w:proofErr w:type="spellEnd"/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00" w:author="Петр" w:date="2026-09-30T10:5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DI 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в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01" w:author="Петр" w:date="2026-09-30T10:5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Development-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режиме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02" w:author="Петр" w:date="2026-09-30T10:5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приложение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03" w:author="Петр" w:date="2026-09-30T10:5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упадёт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04" w:author="Петр" w:date="2026-09-30T10:5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05" w:author="Петр" w:date="2026-09-30T10:5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ошибкой</w:t>
        </w:r>
        <w:r w:rsidR="001F6AAA" w:rsidRPr="001F6AAA">
          <w:rPr>
            <w:rFonts w:ascii="Times New Roman" w:eastAsia="Times New Roman" w:hAnsi="Times New Roman" w:cs="Times New Roman"/>
            <w:sz w:val="24"/>
            <w:szCs w:val="24"/>
            <w:lang w:val="en-US" w:eastAsia="ru-RU"/>
            <w:rPrChange w:id="206" w:author="Петр" w:date="2026-09-30T10:5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Cannot consume scoped service from singleton.</w:t>
        </w:r>
      </w:ins>
    </w:p>
    <w:p w:rsidR="001F6AAA" w:rsidRPr="001F6AAA" w:rsidRDefault="001F6AAA" w:rsidP="001F6AAA">
      <w:pPr>
        <w:spacing w:before="100" w:beforeAutospacing="1" w:after="100" w:afterAutospacing="1" w:line="360" w:lineRule="auto"/>
        <w:rPr>
          <w:ins w:id="207" w:author="Петр" w:date="2026-09-30T10:52:00Z"/>
          <w:rFonts w:ascii="Times New Roman" w:eastAsia="Times New Roman" w:hAnsi="Times New Roman" w:cs="Times New Roman"/>
          <w:sz w:val="24"/>
          <w:szCs w:val="24"/>
          <w:lang w:val="en-US" w:eastAsia="ru-RU"/>
          <w:rPrChange w:id="208" w:author="Петр" w:date="2026-09-30T10:52:00Z">
            <w:rPr>
              <w:ins w:id="209" w:author="Петр" w:date="2026-09-30T10:52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:rsidR="008538AD" w:rsidRPr="008538AD" w:rsidRDefault="001F6AAA" w:rsidP="001F6AA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pPrChange w:id="210" w:author="Петр" w:date="2026-09-30T10:51:00Z">
          <w:pPr>
            <w:spacing w:before="100" w:beforeAutospacing="1" w:after="100" w:afterAutospacing="1" w:line="240" w:lineRule="auto"/>
          </w:pPr>
        </w:pPrChange>
      </w:pPr>
      <w:ins w:id="211" w:author="Петр" w:date="2026-09-30T10:52:00Z"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б)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DbContext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регистрируется как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Scoped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, потому что он не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потокобезопасен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рассчитан на один блок работы (один HTTP-запрос). На каждый запрос нужен свой экземпляр с чистым состоянием, своим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ChangeTracker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своим соединением, а после запроса его нужно освободить. Если сделать его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Singleton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— будут гонки данных и утечки; если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Transient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— потеряется единое состояние в рамках запроса и будет лишняя нагрузка.</w:t>
        </w:r>
      </w:ins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B6.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API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 балла)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Опишите пошагово, как вы бы зафиксировали «API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v1» в проекте: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Как сгенерировать OpenAPI-документ в файл (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swagger.json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openapi.json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сборке?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Как в CI сравнить текущую спецификацию с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упасть при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breakingchanges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Приведите пример инструмента (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NSwag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Swashbuckle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CLI,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openapi-diff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Spectral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Ваш ответ: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212" w:author="Петр" w:date="2026-09-30T10:51:00Z"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При сборке проекта настраиваем автоматическую генерацию файла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openapi.json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с помощью утилиты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dotnet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swagger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tofile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или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NSwag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. Этот файл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коммитим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в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репозиторий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считаем его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baseline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версии v1. В CI достаём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baseline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из главной ветки и сравниваем с новым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openapi.json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, сгенерированным в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пул-реквесте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. Для сравнения используем утилиту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oasdiff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с флагом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fail-on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ERR, которая падает, если находит несовместимое изменение: удалённый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эндпоинт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, переименованное поле, новый обязательный параметр и подобное. Если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пайплайн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упал, разработчик обязан либо откатить поломку, либо выпустить новую версию API. Таким образом любой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breaking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change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становится явным и требует осознанного решения, а не проскакивает случайно в </w:t>
        </w:r>
        <w:proofErr w:type="spellStart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продакшен</w:t>
        </w:r>
        <w:proofErr w:type="spellEnd"/>
        <w:r w:rsidRPr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</w:ins>
      <w:del w:id="213" w:author="Петр" w:date="2026-09-30T10:51:00Z">
        <w:r w:rsidR="008538AD" w:rsidRPr="008538AD" w:rsidDel="001F6AA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---</w:delText>
        </w:r>
      </w:del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38AD" w:rsidRPr="008538AD" w:rsidRDefault="008538AD" w:rsidP="008538AD">
      <w:pPr>
        <w:pStyle w:val="a3"/>
      </w:pPr>
    </w:p>
    <w:p w:rsidR="003D1DE2" w:rsidRPr="008538AD" w:rsidRDefault="003D1DE2"/>
    <w:sectPr w:rsidR="003D1DE2" w:rsidRPr="008538AD" w:rsidSect="00CE6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trackRevisions/>
  <w:documentProtection w:edit="trackedChanges" w:enforcement="1"/>
  <w:defaultTabStop w:val="708"/>
  <w:characterSpacingControl w:val="doNotCompress"/>
  <w:compat/>
  <w:rsids>
    <w:rsidRoot w:val="00E43AB8"/>
    <w:rsid w:val="000449AA"/>
    <w:rsid w:val="000D1B36"/>
    <w:rsid w:val="0011164D"/>
    <w:rsid w:val="00175C01"/>
    <w:rsid w:val="001F6AAA"/>
    <w:rsid w:val="00251C72"/>
    <w:rsid w:val="002838A5"/>
    <w:rsid w:val="00341087"/>
    <w:rsid w:val="003C30AD"/>
    <w:rsid w:val="003D1DE2"/>
    <w:rsid w:val="005C4081"/>
    <w:rsid w:val="00721F79"/>
    <w:rsid w:val="007E7FC7"/>
    <w:rsid w:val="008414A5"/>
    <w:rsid w:val="008538AD"/>
    <w:rsid w:val="00921850"/>
    <w:rsid w:val="00BE2807"/>
    <w:rsid w:val="00C2211D"/>
    <w:rsid w:val="00C57320"/>
    <w:rsid w:val="00C57C22"/>
    <w:rsid w:val="00CE2D9A"/>
    <w:rsid w:val="00CE60A2"/>
    <w:rsid w:val="00D14D63"/>
    <w:rsid w:val="00E43AB8"/>
    <w:rsid w:val="00EE48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60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538A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53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8A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21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21F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2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asp.net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asp.net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hyperlink" Target="https://asp.net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Петр</cp:lastModifiedBy>
  <cp:revision>15</cp:revision>
  <dcterms:created xsi:type="dcterms:W3CDTF">2026-09-30T06:49:00Z</dcterms:created>
  <dcterms:modified xsi:type="dcterms:W3CDTF">2026-09-30T07:52:00Z</dcterms:modified>
</cp:coreProperties>
</file>